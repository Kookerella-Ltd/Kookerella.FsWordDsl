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ad9c25ba12442c" /></Relationships>
</file>

<file path=word/document.xml><?xml version="1.0" encoding="utf-8"?>
<w:document xmlns:w="http://schemas.openxmlformats.org/wordprocessingml/2006/main">
  <w:body>
    <w:p>
      <w:r>
        <w:t xml:space="preserve">The quick </w:t>
      </w:r>
      <w:ins w:author="Alex" w:date="2024-03-01T14:00:00" w:id="1">
        <w:r>
          <w:t xml:space="preserve">brown </w:t>
        </w:r>
      </w:ins>
      <w:r>
        <w:t xml:space="preserve">fox jumps over the </w:t>
      </w:r>
      <w:del w:author="Alex" w:date="2024-03-01T14:00:00" w:id="2">
        <w:r>
          <w:delText xml:space="preserve">lazy </w:delText>
        </w:r>
      </w:del>
      <w:r>
        <w:t>dog.</w:t>
      </w:r>
    </w:p>
    <w:p>
      <w:pPr>
        <w:rPr>
          <w:ins w:author="Alex" w:date="2024-03-01T14:00:00" w:id="3"/>
        </w:rPr>
      </w:pPr>
      <w:r>
        <w:t>This whole paragraph was inserted.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8e62e2cfba040fc" /></Relationships>
</file>